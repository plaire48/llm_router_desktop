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기능 점검 문서</w:t>
      </w:r>
    </w:p>
    <w:p>
      <w:pPr>
        <w:pStyle w:val="Heading1"/>
      </w:pPr>
      <w:r>
        <w:t>1. 글자 서식</w:t>
      </w:r>
    </w:p>
    <w:p>
      <w:r>
        <w:rPr>
          <w:rFonts w:ascii="맑은 고딕" w:hAnsi="맑은 고딕" w:eastAsia="맑은 고딕"/>
          <w:sz w:val="22"/>
        </w:rPr>
        <w:t xml:space="preserve">맑은 고딕 11 </w:t>
      </w:r>
      <w:r>
        <w:rPr>
          <w:rFonts w:ascii="Arial" w:hAnsi="Arial" w:eastAsia="Arial"/>
          <w:sz w:val="28"/>
        </w:rPr>
        <w:t xml:space="preserve">Arial 14 </w:t>
      </w:r>
      <w:r>
        <w:rPr>
          <w:rFonts w:ascii="Times New Roman" w:hAnsi="Times New Roman" w:eastAsia="Times New Roman"/>
          <w:sz w:val="18"/>
        </w:rPr>
        <w:t xml:space="preserve">Times New Roman 9 </w:t>
      </w:r>
      <w:r>
        <w:rPr>
          <w:rFonts w:ascii="궁서" w:hAnsi="궁서" w:eastAsia="궁서"/>
          <w:sz w:val="40"/>
        </w:rPr>
        <w:t>궁서 20</w:t>
      </w:r>
    </w:p>
    <w:p>
      <w:r>
        <w:rPr>
          <w:b/>
        </w:rPr>
        <w:t xml:space="preserve">굵게 </w:t>
      </w:r>
      <w:r>
        <w:rPr>
          <w:i/>
        </w:rPr>
        <w:t xml:space="preserve">기울임 </w:t>
      </w:r>
      <w:r>
        <w:rPr>
          <w:u w:val="double"/>
        </w:rPr>
        <w:t xml:space="preserve">밑줄 두 줄 </w:t>
      </w:r>
      <w:r>
        <w:rPr>
          <w:strike/>
        </w:rPr>
        <w:t xml:space="preserve">취소선 </w:t>
      </w:r>
      <w:r>
        <w:rPr>
          <w:dstrike/>
        </w:rPr>
        <w:t xml:space="preserve">이중 취소선 </w:t>
      </w:r>
      <w:r>
        <w:rPr>
          <w:vertAlign w:val="superscript"/>
        </w:rPr>
        <w:t>위 첨자</w:t>
      </w:r>
      <w:r>
        <w:t xml:space="preserve"> </w:t>
      </w:r>
      <w:r>
        <w:rPr>
          <w:vertAlign w:val="subscript"/>
        </w:rPr>
        <w:t>아래 첨자</w:t>
      </w:r>
      <w:r>
        <w:t xml:space="preserve"> </w:t>
      </w:r>
      <w:r>
        <w:rPr>
          <w:smallCaps/>
        </w:rPr>
        <w:t xml:space="preserve">Small Caps </w:t>
      </w:r>
      <w:r>
        <w:rPr>
          <w:caps/>
        </w:rPr>
        <w:t xml:space="preserve">all caps </w:t>
      </w:r>
      <w:r>
        <w:rPr>
          <w:color w:val="C00000"/>
        </w:rPr>
        <w:t xml:space="preserve">빨간 글자 </w:t>
      </w:r>
      <w:r>
        <w:rPr>
          <w:color w:val="000000" w:themeColor="accent1"/>
        </w:rPr>
        <w:t xml:space="preserve">테마 색 </w:t>
      </w:r>
      <w:r>
        <w:rPr>
          <w:highlight w:val="yellow"/>
        </w:rPr>
        <w:t xml:space="preserve">형광펜 </w:t>
      </w:r>
      <w:r>
        <w:rPr>
          <w:spacing w:val="40"/>
        </w:rPr>
        <w:t xml:space="preserve">자간 넓게 </w:t>
      </w:r>
      <w:r>
        <w:rPr>
          <w:shd w:val="clear" w:color="auto" w:fill="D9E1F2"/>
        </w:rPr>
        <w:t>글자 음영</w:t>
      </w:r>
    </w:p>
    <w:p>
      <w:r>
        <w:t>기호와 이모지: ★ ✓ ① ㉠ ※ 😀 € ¥</w:t>
      </w:r>
    </w:p>
    <w:p>
      <w:pPr>
        <w:pStyle w:val="Heading1"/>
      </w:pPr>
      <w:r>
        <w:t>2. 문단 서식</w:t>
      </w:r>
    </w:p>
    <w:p>
      <w:pPr>
        <w:jc w:val="center"/>
      </w:pPr>
      <w:r>
        <w:t>가운데 정렬 문단</w:t>
      </w:r>
    </w:p>
    <w:p>
      <w:pPr>
        <w:jc w:val="right"/>
      </w:pPr>
      <w:r>
        <w:t>오른쪽 정렬 문단</w:t>
      </w:r>
    </w:p>
    <w:p>
      <w:pPr>
        <w:jc w:val="both"/>
      </w:pPr>
      <w:r>
        <w:t xml:space="preserve">양쪽 정렬 문단은 줄 끝을 맞춘다. 양쪽 정렬 문단은 줄 끝을 맞춘다. 양쪽 정렬 문단은 줄 끝을 맞춘다. </w:t>
      </w:r>
    </w:p>
    <w:p>
      <w:pPr>
        <w:jc w:val="distribute"/>
      </w:pPr>
      <w:r>
        <w:t>배분 정렬</w:t>
      </w:r>
    </w:p>
    <w:p>
      <w:pPr>
        <w:keepNext/>
        <w:spacing w:before="240" w:after="120" w:line="360" w:lineRule="auto"/>
        <w:ind w:left="1134" w:firstLine="567"/>
      </w:pPr>
      <w:r>
        <w:t>들여쓰기 2cm, 첫 줄 1cm, 앞 12pt 뒤 6pt, 줄 간격 1.5</w:t>
      </w:r>
    </w:p>
    <w:p>
      <w:pPr>
        <w:ind w:left="567" w:hanging="567"/>
      </w:pPr>
      <w:r>
        <w:t xml:space="preserve">내어쓰기 문단은 둘째 줄부터 왼쪽에 붙는다. 내어쓰기 문단은 둘째 줄부터 왼쪽에 붙는다. </w:t>
      </w:r>
    </w:p>
    <w:p>
      <w:pPr>
        <w:pBdr>
          <w:top w:val="single" w:sz="8" w:space="1" w:color="1F3864"/>
          <w:bottom w:val="double" w:sz="6" w:space="1" w:color="1F3864"/>
        </w:pBdr>
        <w:shd w:val="clear" w:color="auto" w:fill="FFF2CC"/>
      </w:pPr>
      <w:r>
        <w:t>테두리와 음영이 있는 문단</w:t>
      </w:r>
    </w:p>
    <w:p>
      <w:r>
        <w:t>탭</w:t>
        <w:tab/>
        <w:t>다음 글자와 줄 바꿈</w:t>
      </w:r>
      <w:r>
        <w:br/>
      </w:r>
      <w:r>
        <w:t>둘째 줄</w:t>
      </w:r>
    </w:p>
    <w:p>
      <w:pPr>
        <w:pStyle w:val="Heading1"/>
      </w:pPr>
      <w:r>
        <w:t>3. 목록</w:t>
      </w:r>
    </w:p>
    <w:p>
      <w:pPr>
        <w:pStyle w:val="ListBullet"/>
      </w:pPr>
      <w:r>
        <w:t>글머리 기호 1</w:t>
      </w:r>
    </w:p>
    <w:p>
      <w:pPr>
        <w:pStyle w:val="ListBullet2"/>
      </w:pPr>
      <w:r>
        <w:t>글머리 기호 2단계</w:t>
      </w:r>
    </w:p>
    <w:p>
      <w:pPr>
        <w:pStyle w:val="ListNumber"/>
      </w:pPr>
      <w:r>
        <w:t>번호 목록 1</w:t>
      </w:r>
    </w:p>
    <w:p>
      <w:pPr>
        <w:pStyle w:val="ListNumber"/>
      </w:pPr>
      <w:r>
        <w:t>번호 목록 2</w:t>
      </w:r>
    </w:p>
    <w:p>
      <w:pPr>
        <w:pStyle w:val="ListNumber2"/>
      </w:pPr>
      <w:r>
        <w:t>번호 목록 2단계</w:t>
      </w:r>
    </w:p>
    <w:p>
      <w:pPr>
        <w:pStyle w:val="Heading1"/>
      </w:pPr>
      <w:r>
        <w:t>4. 표</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shd w:val="clear" w:color="auto" w:fill="D9E1F2"/>
          </w:tcPr>
          <w:p>
            <w:r>
              <w:rPr>
                <w:b/>
              </w:rPr>
              <w:t>구분</w:t>
            </w:r>
          </w:p>
        </w:tc>
        <w:tc>
          <w:tcPr>
            <w:tcW w:type="dxa" w:w="2160"/>
            <w:shd w:val="clear" w:color="auto" w:fill="D9E1F2"/>
          </w:tcPr>
          <w:p>
            <w:r>
              <w:rPr>
                <w:b/>
              </w:rPr>
              <w:t>1분기</w:t>
            </w:r>
          </w:p>
        </w:tc>
        <w:tc>
          <w:tcPr>
            <w:tcW w:type="dxa" w:w="2160"/>
            <w:shd w:val="clear" w:color="auto" w:fill="D9E1F2"/>
          </w:tcPr>
          <w:p>
            <w:r>
              <w:rPr>
                <w:b/>
              </w:rPr>
              <w:t>2분기</w:t>
            </w:r>
          </w:p>
        </w:tc>
        <w:tc>
          <w:tcPr>
            <w:tcW w:type="dxa" w:w="2160"/>
            <w:shd w:val="clear" w:color="auto" w:fill="D9E1F2"/>
          </w:tcPr>
          <w:p>
            <w:r>
              <w:rPr>
                <w:b/>
              </w:rPr>
              <w:t>합계</w:t>
            </w:r>
          </w:p>
        </w:tc>
      </w:tr>
      <w:tr>
        <w:tc>
          <w:tcPr>
            <w:tcW w:type="dxa" w:w="2160"/>
          </w:tcPr>
          <w:p>
            <w:r>
              <w:t>매출</w:t>
            </w:r>
          </w:p>
        </w:tc>
        <w:tc>
          <w:tcPr>
            <w:tcW w:type="dxa" w:w="2160"/>
          </w:tcPr>
          <w:p>
            <w:r>
              <w:t>100</w:t>
            </w:r>
          </w:p>
        </w:tc>
        <w:tc>
          <w:tcPr>
            <w:tcW w:type="dxa" w:w="2160"/>
          </w:tcPr>
          <w:p>
            <w:r>
              <w:t>120</w:t>
            </w:r>
          </w:p>
        </w:tc>
        <w:tc>
          <w:tcPr>
            <w:tcW w:type="dxa" w:w="2160"/>
          </w:tcPr>
          <w:p>
            <w:r>
              <w:t>220</w:t>
            </w:r>
          </w:p>
        </w:tc>
      </w:tr>
      <w:tr>
        <w:tc>
          <w:tcPr>
            <w:tcW w:type="dxa" w:w="2160"/>
            <w:vMerge w:val="restart"/>
          </w:tcPr>
          <w:p>
            <w:r>
              <w:t>세로 병합</w:t>
            </w:r>
          </w:p>
        </w:tc>
        <w:tc>
          <w:tcPr>
            <w:tcW w:type="dxa" w:w="4320"/>
            <w:gridSpan w:val="2"/>
          </w:tcPr>
          <w:p>
            <w:r>
              <w:t>가로 병합</w:t>
            </w:r>
          </w:p>
        </w:tc>
        <w:tc>
          <w:tcPr>
            <w:tcW w:type="dxa" w:w="2160"/>
          </w:tcPr>
          <w:p>
            <w:r>
              <w:t>비고</w:t>
            </w:r>
          </w:p>
        </w:tc>
      </w:tr>
      <w:tr>
        <w:tc>
          <w:tcPr>
            <w:tcW w:type="dxa" w:w="2160"/>
            <w:vMerge/>
          </w:tcPr>
          <w:p/>
        </w:tc>
        <w:tc>
          <w:tcPr>
            <w:tcW w:type="dxa" w:w="2160"/>
          </w:tcPr>
          <w:p/>
        </w:tc>
        <w:tc>
          <w:tcPr>
            <w:tcW w:type="dxa" w:w="2160"/>
          </w:tcPr>
          <w:p/>
        </w:tc>
        <w:tc>
          <w:tcPr>
            <w:tcW w:type="dxa" w:w="2160"/>
          </w:tcPr>
          <w:p/>
          <w:tbl>
            <w:tblPr>
              <w:tblW w:type="auto" w:w="0"/>
              <w:tblLook w:firstColumn="1" w:firstRow="1" w:lastColumn="0" w:lastRow="0" w:noHBand="0" w:noVBand="1" w:val="04A0"/>
            </w:tblPr>
            <w:tblGrid>
              <w:gridCol w:w="1080"/>
              <w:gridCol w:w="1080"/>
            </w:tblGrid>
            <w:tr>
              <w:tc>
                <w:tcPr>
                  <w:tcW w:type="dxa" w:w="1080"/>
                </w:tcPr>
                <w:p>
                  <w:r>
                    <w:t>중첩 표</w:t>
                  </w:r>
                </w:p>
              </w:tc>
              <w:tc>
                <w:tcPr>
                  <w:tcW w:type="dxa" w:w="1080"/>
                </w:tcPr>
                <w:p/>
              </w:tc>
            </w:tr>
            <w:tr>
              <w:tc>
                <w:tcPr>
                  <w:tcW w:type="dxa" w:w="1080"/>
                </w:tcPr>
                <w:p/>
              </w:tc>
              <w:tc>
                <w:tcPr>
                  <w:tcW w:type="dxa" w:w="1080"/>
                </w:tcPr>
                <w:p>
                  <w:r>
                    <w:t>안쪽 칸</w:t>
                  </w:r>
                </w:p>
              </w:tc>
            </w:tr>
          </w:tbl>
          <w:p/>
        </w:tc>
      </w:tr>
    </w:tbl>
    <w:p>
      <w:pPr>
        <w:pStyle w:val="Heading1"/>
      </w:pPr>
      <w:r>
        <w:t>5. 그림과 도형</w:t>
      </w:r>
    </w:p>
    <w:p>
      <w:r>
        <w:t>인라인 그림:</w:t>
      </w:r>
    </w:p>
    <w:p>
      <w:r>
        <w:drawing>
          <wp:inline xmlns:a="http://schemas.openxmlformats.org/drawingml/2006/main" xmlns:pic="http://schemas.openxmlformats.org/drawingml/2006/picture">
            <wp:extent cx="1440000" cy="720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440000" cy="720000"/>
                    </a:xfrm>
                    <a:prstGeom prst="rect"/>
                  </pic:spPr>
                </pic:pic>
              </a:graphicData>
            </a:graphic>
          </wp:inline>
        </w:drawing>
      </w:r>
    </w:p>
    <w:p>
      <w:r>
        <w:t>떠 있는 그림(오른쪽 배치)이 이 문단에 붙어 있다.</w:t>
      </w:r>
      <w:r>
        <w:drawing>
          <wp:anchor xmlns:a="http://schemas.openxmlformats.org/drawingml/2006/main" xmlns:pic="http://schemas.openxmlformats.org/drawingml/2006/picture" distT="0" distB="0" distL="114300" distR="114300" simplePos="0" relativeHeight="251659264" behindDoc="0" locked="0" layoutInCell="1" allowOverlap="1">
            <wp:simplePos x="0" y="0"/>
            <wp:positionH relativeFrom="column">
              <wp:posOffset>3600000</wp:posOffset>
            </wp:positionH>
            <wp:positionV relativeFrom="paragraph">
              <wp:posOffset>0</wp:posOffset>
            </wp:positionV>
            <wp:extent cx="1800000" cy="1200000"/>
            <wp:effectExtent l="0" t="0" r="0" b="0"/>
            <wp:wrapSquare wrapText="bothSides"/>
            <wp:docPr id="50" name="떠 있는 사진" descr="빨간 사진"/>
            <wp:cNvGraphicFramePr/>
            <a:graphic>
              <a:graphicData uri="http://schemas.openxmlformats.org/drawingml/2006/picture">
                <pic:pic>
                  <pic:nvPicPr>
                    <pic:cNvPr id="50" name="떠 있는 사진"/>
                    <pic:cNvPicPr/>
                  </pic:nvPicPr>
                  <pic:blipFill>
                    <a:blip r:embed="rId10"/>
                    <a:srcRect l="5000" t="5000" r="5000" b="5000"/>
                    <a:stretch>
                      <a:fillRect/>
                    </a:stretch>
                  </pic:blipFill>
                  <pic:spPr>
                    <a:xfrm>
                      <a:off x="0" y="0"/>
                      <a:ext cx="1800000" cy="1200000"/>
                    </a:xfrm>
                    <a:prstGeom prst="rect">
                      <a:avLst/>
                    </a:prstGeom>
                  </pic:spPr>
                </pic:pic>
              </a:graphicData>
            </a:graphic>
          </wp:anchor>
        </w:drawing>
      </w:r>
    </w:p>
    <w:p>
      <w:r>
        <w:t>도형 문단</w:t>
      </w:r>
      <w:r>
        <w:drawing>
          <wp:anchor xmlns:a="http://schemas.openxmlformats.org/drawingml/2006/main" xmlns:pic="http://schemas.openxmlformats.org/drawingml/2006/picture" distT="0" distB="0" distL="0" distR="0" simplePos="0" relativeHeight="25166061" behindDoc="0" locked="0" layoutInCell="1" allowOverlap="1">
            <wp:simplePos x="0" y="0"/>
            <wp:positionH relativeFrom="column">
              <wp:posOffset>0</wp:posOffset>
            </wp:positionH>
            <wp:positionV relativeFrom="paragraph">
              <wp:posOffset>100000</wp:posOffset>
            </wp:positionV>
            <wp:extent cx="1600000" cy="700000"/>
            <wp:effectExtent l="0" t="0" r="0" b="0"/>
            <wp:wrapTopAndBottom/>
            <wp:docPr id="61" name="글상자"/>
            <wp:cNvGraphicFramePr/>
            <a:graphic>
              <a:graphicData uri="http://schemas.microsoft.com/office/word/2010/wordprocessingShape">
                <wps:wsp>
                  <wps:cNvSpPr/>
                  <wps:spPr>
                    <a:xfrm>
                      <a:off x="0" y="0"/>
                      <a:ext cx="1600000" cy="700000"/>
                    </a:xfrm>
                    <a:prstGeom prst="rect">
                      <a:avLst/>
                    </a:prstGeom>
                    <a:solidFill>
                      <a:srgbClr val="2E75B6"/>
                    </a:solidFill>
                    <a:ln w="19050">
                      <a:solidFill>
                        <a:srgbClr val="000000"/>
                      </a:solidFill>
                      <a:prstDash val="dash"/>
                    </a:ln>
                  </wps:spPr>
                  <wps:txbx>
                    <w:txbxContent>
                      <w:p>
                        <w:r>
                          <w:rPr>
                            <w:b/>
                            <w:color w:val="FFFFFF"/>
                          </w:rPr>
                          <w:t>글상자 안 글</w:t>
                        </w:r>
                      </w:p>
                    </w:txbxContent>
                  </wps:txbx>
                  <wps:bodyPr/>
                </wps:wsp>
              </a:graphicData>
            </a:graphic>
          </wp:anchor>
        </w:drawing>
      </w:r>
      <w:r>
        <w:drawing>
          <wp:anchor xmlns:a="http://schemas.openxmlformats.org/drawingml/2006/main" xmlns:pic="http://schemas.openxmlformats.org/drawingml/2006/picture" distT="0" distB="0" distL="0" distR="0" simplePos="0" relativeHeight="25166062" behindDoc="0" locked="0" layoutInCell="1" allowOverlap="1">
            <wp:simplePos x="0" y="0"/>
            <wp:positionH relativeFrom="column">
              <wp:posOffset>1900000</wp:posOffset>
            </wp:positionH>
            <wp:positionV relativeFrom="paragraph">
              <wp:posOffset>100000</wp:posOffset>
            </wp:positionV>
            <wp:extent cx="1600000" cy="700000"/>
            <wp:effectExtent l="0" t="0" r="0" b="0"/>
            <wp:wrapTopAndBottom/>
            <wp:docPr id="62" name="둥근 사각형"/>
            <wp:cNvGraphicFramePr/>
            <a:graphic>
              <a:graphicData uri="http://schemas.microsoft.com/office/word/2010/wordprocessingShape">
                <wps:wsp>
                  <wps:cNvSpPr/>
                  <wps:spPr>
                    <a:xfrm>
                      <a:off x="0" y="0"/>
                      <a:ext cx="1600000" cy="700000"/>
                    </a:xfrm>
                    <a:prstGeom prst="roundRect">
                      <a:avLst/>
                    </a:prstGeom>
                    <a:solidFill>
                      <a:srgbClr val="70AD47"/>
                    </a:solidFill>
                    <a:ln w="19050">
                      <a:solidFill>
                        <a:srgbClr val="000000"/>
                      </a:solidFill>
                      <a:prstDash val="dash"/>
                    </a:ln>
                  </wps:spPr>
                  <wps:bodyPr/>
                </wps:wsp>
              </a:graphicData>
            </a:graphic>
          </wp:anchor>
        </w:drawing>
      </w:r>
      <w:r>
        <w:drawing>
          <wp:anchor xmlns:a="http://schemas.openxmlformats.org/drawingml/2006/main" xmlns:pic="http://schemas.openxmlformats.org/drawingml/2006/picture" distT="0" distB="0" distL="0" distR="0" simplePos="0" relativeHeight="25166063" behindDoc="0" locked="0" layoutInCell="1" allowOverlap="1">
            <wp:simplePos x="0" y="0"/>
            <wp:positionH relativeFrom="column">
              <wp:posOffset>3800000</wp:posOffset>
            </wp:positionH>
            <wp:positionV relativeFrom="paragraph">
              <wp:posOffset>100000</wp:posOffset>
            </wp:positionV>
            <wp:extent cx="1600000" cy="700000"/>
            <wp:effectExtent l="0" t="0" r="0" b="0"/>
            <wp:wrapTopAndBottom/>
            <wp:docPr id="63" name="오른쪽 화살표"/>
            <wp:cNvGraphicFramePr/>
            <a:graphic>
              <a:graphicData uri="http://schemas.microsoft.com/office/word/2010/wordprocessingShape">
                <wps:wsp>
                  <wps:cNvSpPr/>
                  <wps:spPr>
                    <a:xfrm>
                      <a:off x="0" y="0"/>
                      <a:ext cx="1600000" cy="700000"/>
                    </a:xfrm>
                    <a:prstGeom prst="rightArrow">
                      <a:avLst/>
                    </a:prstGeom>
                    <a:solidFill>
                      <a:srgbClr val="ED7D31"/>
                    </a:solidFill>
                    <a:ln w="19050">
                      <a:solidFill>
                        <a:srgbClr val="000000"/>
                      </a:solidFill>
                      <a:prstDash val="dash"/>
                    </a:ln>
                  </wps:spPr>
                  <wps:bodyPr/>
                </wps:wsp>
              </a:graphicData>
            </a:graphic>
          </wp:anchor>
        </w:drawing>
      </w:r>
    </w:p>
    <w:p>
      <w:pPr>
        <w:pStyle w:val="Heading1"/>
      </w:pPr>
      <w:r>
        <w:t>6. 차트와 수식</w:t>
      </w:r>
    </w:p>
    <w:p>
      <w:r>
        <w:drawing>
          <wp:inline xmlns:a="http://schemas.openxmlformats.org/drawingml/2006/main" xmlns:pic="http://schemas.openxmlformats.org/drawingml/2006/picture">
            <wp:extent cx="4500000" cy="2500000"/>
            <wp:docPr id="70" name="차트 1"/>
            <a:graphic>
              <a:graphicData uri="http://schemas.openxmlformats.org/drawingml/2006/chart">
                <c:chart xmlns:c="http://schemas.openxmlformats.org/drawingml/2006/chart" r:id="rId11"/>
              </a:graphicData>
            </a:graphic>
          </wp:inline>
        </w:drawing>
      </w:r>
    </w:p>
    <w:p>
      <w:r>
        <w:t xml:space="preserve">수식: </w:t>
      </w:r>
      <m:oMath>
        <m:r>
          <m:t>E=m</m:t>
        </m:r>
        <m:sSup>
          <m:e>
            <m:r>
              <m:t>c</m:t>
            </m:r>
          </m:e>
          <m:sup>
            <m:r>
              <m:t>2</m:t>
            </m:r>
          </m:sup>
        </m:sSup>
      </m:oMath>
    </w:p>
    <w:p>
      <w:pPr>
        <w:pStyle w:val="Heading1"/>
      </w:pPr>
      <w:r>
        <w:t>7. 링크, 책갈피, 필드, 주석</w:t>
      </w:r>
    </w:p>
    <w:p>
      <w:r>
        <w:t xml:space="preserve">바깥 링크: </w:t>
      </w:r>
      <w:hyperlink r:id="rId12">
        <w:r>
          <w:rPr>
            <w:rStyle w:val="Hyperlink"/>
            <w:color w:val="0563C1"/>
            <w:u w:val="single"/>
          </w:rPr>
          <w:t>작성 안내</w:t>
        </w:r>
      </w:hyperlink>
    </w:p>
    <w:p>
      <w:bookmarkStart w:id="10" w:name="결재란"/>
      <w:r>
        <w:t>책갈피가 걸린 문단</w:t>
      </w:r>
      <w:bookmarkEnd w:id="10"/>
    </w:p>
    <w:p>
      <w:r>
        <w:t xml:space="preserve">오늘 날짜 필드: </w:t>
      </w:r>
      <w:r>
        <w:fldChar w:fldCharType="begin"/>
      </w:r>
      <w:r>
        <w:instrText xml:space="preserve"> DATE \@ "yyyy-MM-dd" </w:instrText>
      </w:r>
      <w:r>
        <w:fldChar w:fldCharType="separate"/>
      </w:r>
      <w:r>
        <w:t>2026-10-21</w:t>
      </w:r>
      <w:r>
        <w:fldChar w:fldCharType="end"/>
      </w:r>
    </w:p>
    <w:p>
      <w:r>
        <w:t>각주가 붙는 문장</w:t>
      </w:r>
      <w:r>
        <w:rPr>
          <w:vertAlign w:val="superscript"/>
        </w:rPr>
        <w:footnoteReference w:id="1"/>
      </w:r>
      <w:r>
        <w:t xml:space="preserve"> 그리고 미주</w:t>
      </w:r>
      <w:r>
        <w:rPr>
          <w:vertAlign w:val="superscript"/>
        </w:rPr>
        <w:endnoteReference w:id="1"/>
      </w:r>
    </w:p>
    <w:p>
      <w:commentRangeStart w:id="0"/>
      <w:r>
        <w:t>검토 의견이 달린 글</w:t>
      </w:r>
      <w:commentRangeEnd w:id="0"/>
      <w:r>
        <w:rPr>
          <w:rStyle w:val="CommentReference"/>
        </w:rPr>
        <w:commentReference w:id="0"/>
      </w:r>
    </w:p>
    <w:p>
      <w:r>
        <w:t xml:space="preserve">변경 추적: </w:t>
      </w:r>
      <w:ins w:id="101" w:author="편집자" w:date="2026-10-21T09:00:00Z">
        <w:r>
          <w:t>삽입된 글</w:t>
        </w:r>
      </w:ins>
      <w:del w:id="102" w:author="편집자" w:date="2026-10-21T09:01:00Z">
        <w:r>
          <w:delText>지운 글</w:delText>
        </w:r>
      </w:del>
    </w:p>
    <w:p>
      <w:pPr>
        <w:pStyle w:val="Heading1"/>
      </w:pPr>
      <w:r>
        <w:t>8. 입력 컨트롤</w:t>
      </w:r>
    </w:p>
    <w:p>
      <w:r>
        <w:t xml:space="preserve">부서: </w:t>
      </w:r>
      <w:sdt>
        <w:sdtPr>
          <w:alias w:val="부서명"/>
          <w:tag w:val="dept"/>
          <w:showingPlcHdr/>
          <w:text/>
        </w:sdtPr>
        <w:sdtContent>
          <w:r>
            <w:t>부서를 입력하세요</w:t>
          </w:r>
        </w:sdtContent>
      </w:sdt>
    </w:p>
    <w:p>
      <w:r>
        <w:t xml:space="preserve">작성일: </w:t>
      </w:r>
      <w:sdt>
        <w:sdtPr>
          <w:alias w:val="작성일"/>
          <w:tag w:val="date"/>
          <w:date w:fullDate="2026-10-21T00:00:00Z">
            <w:dateFormat w:val="yyyy-MM-dd"/>
            <w:lid w:val="ko-KR"/>
          </w:date>
        </w:sdtPr>
        <w:sdtContent>
          <w:r>
            <w:t>2026-10-21</w:t>
          </w:r>
        </w:sdtContent>
      </w:sdt>
    </w:p>
    <w:p>
      <w:r>
        <w:t xml:space="preserve">구분: </w:t>
      </w:r>
      <w:sdt>
        <w:sdtPr>
          <w:alias w:val="구분"/>
          <w:tag w:val="kind"/>
          <w:dropDownList>
            <w:listItem w:displayText="신규" w:value="new"/>
            <w:listItem w:displayText="변경" w:value="change"/>
          </w:dropDownList>
        </w:sdtPr>
        <w:sdtContent>
          <w:r>
            <w:t>신규</w:t>
          </w:r>
        </w:sdtContent>
      </w:sdt>
    </w:p>
    <w:p>
      <w:r>
        <w:t xml:space="preserve">확인: </w:t>
      </w:r>
      <w:sdt>
        <w:sdtPr>
          <w:alias w:val="확인"/>
          <w:tag w:val="ok"/>
          <w14:checkbox>
            <w14:checked w14:val="1"/>
            <w14:checkedState w14:val="2612"/>
            <w14:uncheckedState w14:val="2610"/>
          </w14:checkbox>
        </w:sdtPr>
        <w:sdtContent>
          <w:r>
            <w:t>☒</w:t>
          </w:r>
        </w:sdtContent>
      </w:sdt>
    </w:p>
    <w:p>
      <w:r>
        <w:t>쪽 나눔 뒤 새 구역</w:t>
      </w:r>
      <w:r>
        <w:br w:type="page"/>
      </w:r>
    </w:p>
    <w:p>
      <w:pPr>
        <w:sectPr>
          <w:headerReference w:type="default" r:id="rId16"/>
          <w:headerReference w:type="first" r:id="rId17"/>
          <w:footerReference w:type="default" r:id="rId18"/>
          <w:pgSz w:w="12240" w:h="15840"/>
          <w:pgMar w:top="1440" w:right="1800" w:bottom="1440" w:left="1800" w:header="720" w:footer="720" w:gutter="0"/>
          <w:cols w:space="720"/>
          <w:titlePg/>
          <w:docGrid w:linePitch="360"/>
        </w:sectPr>
      </w:pPr>
    </w:p>
    <w:p>
      <w:pPr>
        <w:pStyle w:val="Heading1"/>
      </w:pPr>
      <w:r>
        <w:t>9. 가로 2단 구역</w:t>
      </w:r>
    </w:p>
    <w:p>
      <w:r>
        <w:t xml:space="preserve">가로 방향, 2단으로 나뉜 구역의 본문. 가로 방향, 2단으로 나뉜 구역의 본문. 가로 방향, 2단으로 나뉜 구역의 본문. 가로 방향, 2단으로 나뉜 구역의 본문. 가로 방향, 2단으로 나뉜 구역의 본문. 가로 방향, 2단으로 나뉜 구역의 본문. 가로 방향, 2단으로 나뉜 구역의 본문. 가로 방향, 2단으로 나뉜 구역의 본문. 가로 방향, 2단으로 나뉜 구역의 본문. 가로 방향, 2단으로 나뉜 구역의 본문. 가로 방향, 2단으로 나뉜 구역의 본문. 가로 방향, 2단으로 나뉜 구역의 본문. </w:t>
      </w:r>
    </w:p>
    <w:sectPr w:rsidR="00FC693F" w:rsidRPr="0006063C" w:rsidSect="00034616">
      <w:pgSz w:w="15840" w:h="12240" w:orient="landscape"/>
      <w:pgMar w:top="1440" w:right="1800" w:bottom="1440" w:left="1800" w:header="720" w:footer="720" w:gutter="0"/>
      <w:cols w:space="720" w:num="2"/>
      <w:titlePg/>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검토자" w:initials="검" w:date="2026-10-21T00:23:05Z">
    <w:p>
      <w:pPr>
        <w:pStyle w:val="CommentText"/>
      </w:pPr>
      <w:r>
        <w:rPr>
          <w:rStyle w:val="CommentReference"/>
        </w:rPr>
        <w:annotationRef/>
      </w:r>
      <w:r>
        <w:t>이 문장은 확인이 필요합니다.</w:t>
      </w:r>
    </w:p>
  </w:comment>
</w:comments>
</file>

<file path=word/endnotes.xml><?xml version="1.0" encoding="utf-8"?>
<w:endnotes xmlns:w="http://schemas.openxmlformats.org/wordprocessingml/2006/main">
  <w:endnote w:type="separator" w:id="-1">
    <w:p>
      <w:r>
        <w:separator/>
      </w:r>
    </w:p>
  </w:endnote>
  <w:endnote w:type="continuationSeparator" w:id="0">
    <w:p>
      <w:r>
        <w:continuationSeparator/>
      </w:r>
    </w:p>
  </w:endnote>
  <w:endnote w:id="1">
    <w:p>
      <w:r>
        <w:t>미주 내용: 참고 문헌.</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쪽 </w:t>
    </w:r>
    <w:fldSimple w:instr=" PAGE ">
      <w:r>
        <w:t>1</w:t>
      </w:r>
    </w:fldSimpl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r>
        <w:t>각주 내용: 출처는 합성 자료.</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기본 머리글</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첫 쪽 머리글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chart" Target="charts/chart1.xml"/><Relationship Id="rId12" Type="http://schemas.openxmlformats.org/officeDocument/2006/relationships/hyperlink" Target="https://example.com/form-guide" TargetMode="External"/><Relationship Id="rId13" Type="http://schemas.openxmlformats.org/officeDocument/2006/relationships/footnotes" Target="footnotes.xml"/><Relationship Id="rId14" Type="http://schemas.openxmlformats.org/officeDocument/2006/relationships/endnotes" Target="endnotes.xml"/><Relationship Id="rId15" Type="http://schemas.openxmlformats.org/officeDocument/2006/relationships/comments" Target="comments.xml"/><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s>
</file>

<file path=word/charts/chart1.xml><?xml version="1.0" encoding="utf-8"?>
<c:chartSpace xmlns:c="http://schemas.openxmlformats.org/drawingml/2006/chart" xmlns:a="http://schemas.openxmlformats.org/drawingml/2006/main" xmlns:r="http://schemas.openxmlformats.org/officeDocument/2006/relationships">
  <c:date1904 val="0"/>
  <c:chart>
    <c:title>
      <c:tx>
        <c:rich>
          <a:bodyPr/>
          <a:p>
            <a:r>
              <a:t>분기 매출</a:t>
            </a:r>
          </a:p>
        </c:rich>
      </c:tx>
      <c:overlay val="0"/>
    </c:title>
    <c:autoTitleDeleted val="0"/>
    <c:plotArea>
      <c:barChart>
        <c:barDir val="col"/>
        <c:grouping val="clustered"/>
        <c:ser>
          <c:idx val="0"/>
          <c:order val="0"/>
          <c:tx>
            <c:strRef>
              <c:f>Sheet1!$B$1</c:f>
              <c:strCache>
                <c:ptCount val="1"/>
                <c:pt idx="0">
                  <c:v>매출</c:v>
                </c:pt>
              </c:strCache>
            </c:strRef>
          </c:tx>
          <c:cat>
            <c:strRef>
              <c:f>Sheet1!$A$2:$A$4</c:f>
              <c:strCache>
                <c:ptCount val="3"/>
                <c:pt idx="0">
                  <c:v>1분기</c:v>
                </c:pt>
                <c:pt idx="1">
                  <c:v>2분기</c:v>
                </c:pt>
                <c:pt idx="2">
                  <c:v>3분기</c:v>
                </c:pt>
              </c:strCache>
            </c:strRef>
          </c:cat>
          <c:val>
            <c:numRef>
              <c:f>Sheet1!$B$2:$B$4</c:f>
              <c:numCache>
                <c:formatCode>General</c:formatCode>
                <c:ptCount val="3"/>
                <c:pt idx="0">
                  <c:v>100</c:v>
                </c:pt>
                <c:pt idx="1">
                  <c:v>120</c:v>
                </c:pt>
                <c:pt idx="2">
                  <c:v>90</c:v>
                </c:pt>
              </c:numCache>
            </c:numRef>
          </c:val>
        </c:ser>
        <c:axId val="-2068027336"/>
        <c:axId val="-2113994440"/>
      </c:barChart>
      <c:catAx>
        <c:axId val="-2068027336"/>
        <c:scaling>
          <c:orientation val="minMax"/>
        </c:scaling>
        <c:delete val="0"/>
        <c:axPos val="b"/>
        <c:majorTickMark val="out"/>
        <c:minorTickMark val="none"/>
        <c:tickLblPos val="nextTo"/>
        <c:crossAx val="-2113994440"/>
        <c:crosses val="autoZero"/>
        <c:auto val="1"/>
        <c:lblAlgn val="ctr"/>
        <c:lblOffset val="100"/>
        <c:noMultiLvlLbl val="0"/>
      </c:catAx>
      <c:valAx>
        <c:axId val="-2113994440"/>
        <c:scaling/>
        <c:delete val="0"/>
        <c:axPos val="l"/>
        <c:majorGridlines/>
        <c:majorTickMark val="out"/>
        <c:minorTickMark val="none"/>
        <c:tickLblPos val="nextTo"/>
        <c:crossAx val="-2068027336"/>
        <c:crosses val="autoZero"/>
      </c:valAx>
    </c:plotArea>
    <c:dispBlanksAs val="gap"/>
  </c:chart>
  <c:txPr>
    <a:bodyPr/>
    <a:lstStyle/>
    <a:p>
      <a:pPr>
        <a:defRPr sz="1800"/>
      </a:pPr>
      <a:endParaRPr lang="en-US"/>
    </a:p>
  </c:txPr>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